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B06EA" w14:textId="4751CA45" w:rsidR="00FF0548" w:rsidRPr="00A100BA" w:rsidRDefault="00544445" w:rsidP="00EF50A2">
      <w:pPr>
        <w:rPr>
          <w:rFonts w:ascii="Arial Black" w:hAnsi="Arial Black"/>
          <w:sz w:val="40"/>
          <w:szCs w:val="40"/>
          <w:rPrChange w:id="0" w:author="ENNSER Johann" w:date="2023-05-03T21:26:00Z">
            <w:rPr/>
          </w:rPrChange>
        </w:rPr>
      </w:pPr>
      <w:ins w:id="1" w:author="ENNSER Johann" w:date="2023-05-03T21:35:00Z">
        <w:r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81792" behindDoc="0" locked="0" layoutInCell="1" allowOverlap="1" wp14:anchorId="5FFD7FF9" wp14:editId="770B4C91">
                  <wp:simplePos x="0" y="0"/>
                  <wp:positionH relativeFrom="column">
                    <wp:posOffset>4271010</wp:posOffset>
                  </wp:positionH>
                  <wp:positionV relativeFrom="paragraph">
                    <wp:posOffset>2045970</wp:posOffset>
                  </wp:positionV>
                  <wp:extent cx="1498600" cy="600075"/>
                  <wp:effectExtent l="0" t="0" r="25400" b="28575"/>
                  <wp:wrapNone/>
                  <wp:docPr id="1187325425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98600" cy="6000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EA3F26" w14:textId="20A2D4DE" w:rsidR="00EF50A2" w:rsidRPr="007C61F9" w:rsidRDefault="00EF50A2" w:rsidP="00EF50A2">
                              <w:pPr>
                                <w:jc w:val="center"/>
                                <w:rPr>
                                  <w:ins w:id="2" w:author="ENNSER Johann" w:date="2023-05-03T21:32:00Z"/>
                                  <w:rFonts w:ascii="Arial Black" w:hAnsi="Arial Black"/>
                                  <w:color w:val="FFFFFF" w:themeColor="background1"/>
                                  <w:rPrChange w:id="3" w:author="ENNSER Johann" w:date="2023-05-03T21:32:00Z">
                                    <w:rPr>
                                      <w:ins w:id="4" w:author="ENNSER Johann" w:date="2023-05-03T21:32:00Z"/>
                                    </w:rPr>
                                  </w:rPrChange>
                                </w:rPr>
                              </w:pPr>
                              <w:r w:rsidRPr="007C61F9">
                                <w:rPr>
                                  <w:rFonts w:ascii="Arial Black" w:hAnsi="Arial Black"/>
                                  <w:color w:val="FFFFFF" w:themeColor="background1"/>
                                </w:rPr>
                                <w:t>Taster Eingabe</w:t>
                              </w:r>
                            </w:p>
                            <w:p w14:paraId="36859349" w14:textId="45434C05" w:rsidR="00EF50A2" w:rsidRPr="007C61F9" w:rsidRDefault="00EF50A2" w:rsidP="00EF50A2">
                              <w:pPr>
                                <w:jc w:val="center"/>
                                <w:rPr>
                                  <w:rFonts w:ascii="Arial Black" w:hAnsi="Arial Black"/>
                                  <w:color w:val="FFFFFF" w:themeColor="background1"/>
                                  <w:rPrChange w:id="5" w:author="ENNSER Johann" w:date="2023-05-03T21:32:00Z">
                                    <w:rPr/>
                                  </w:rPrChange>
                                </w:rPr>
                                <w:pPrChange w:id="6" w:author="ENNSER Johann" w:date="2023-05-03T21:36:00Z">
                                  <w:pPr/>
                                </w:pPrChange>
                              </w:pPr>
                              <w:r w:rsidRPr="007C61F9">
                                <w:rPr>
                                  <w:rFonts w:ascii="Arial Black" w:hAnsi="Arial Black"/>
                                  <w:color w:val="FFFFFF" w:themeColor="background1"/>
                                </w:rPr>
                                <w:t>+ - ESC Enter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FFD7FF9" id="Rechteck 3" o:spid="_x0000_s1026" style="position:absolute;margin-left:336.3pt;margin-top:161.1pt;width:118pt;height:4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" fillcolor="#aeaaaa [2414]" strokecolor="#1f3763 [1604]" strokeweight="1pt">
                  <v:textbox>
                    <w:txbxContent>
                      <w:p w14:paraId="75EA3F26" w14:textId="20A2D4DE" w:rsidR="00EF50A2" w:rsidRPr="007C61F9" w:rsidRDefault="00EF50A2" w:rsidP="00EF50A2">
                        <w:pPr>
                          <w:jc w:val="center"/>
                          <w:rPr>
                            <w:ins w:id="7" w:author="ENNSER Johann" w:date="2023-05-03T21:32:00Z"/>
                            <w:rFonts w:ascii="Arial Black" w:hAnsi="Arial Black"/>
                            <w:color w:val="FFFFFF" w:themeColor="background1"/>
                            <w:rPrChange w:id="8" w:author="ENNSER Johann" w:date="2023-05-03T21:32:00Z">
                              <w:rPr>
                                <w:ins w:id="9" w:author="ENNSER Johann" w:date="2023-05-03T21:32:00Z"/>
                              </w:rPr>
                            </w:rPrChange>
                          </w:rPr>
                        </w:pPr>
                        <w:r w:rsidRPr="007C61F9">
                          <w:rPr>
                            <w:rFonts w:ascii="Arial Black" w:hAnsi="Arial Black"/>
                            <w:color w:val="FFFFFF" w:themeColor="background1"/>
                          </w:rPr>
                          <w:t>Taster Eingabe</w:t>
                        </w:r>
                      </w:p>
                      <w:p w14:paraId="36859349" w14:textId="45434C05" w:rsidR="00EF50A2" w:rsidRPr="007C61F9" w:rsidRDefault="00EF50A2" w:rsidP="00EF50A2">
                        <w:pPr>
                          <w:jc w:val="center"/>
                          <w:rPr>
                            <w:rFonts w:ascii="Arial Black" w:hAnsi="Arial Black"/>
                            <w:color w:val="FFFFFF" w:themeColor="background1"/>
                            <w:rPrChange w:id="10" w:author="ENNSER Johann" w:date="2023-05-03T21:32:00Z">
                              <w:rPr/>
                            </w:rPrChange>
                          </w:rPr>
                          <w:pPrChange w:id="11" w:author="ENNSER Johann" w:date="2023-05-03T21:36:00Z">
                            <w:pPr/>
                          </w:pPrChange>
                        </w:pPr>
                        <w:r w:rsidRPr="007C61F9">
                          <w:rPr>
                            <w:rFonts w:ascii="Arial Black" w:hAnsi="Arial Black"/>
                            <w:color w:val="FFFFFF" w:themeColor="background1"/>
                          </w:rPr>
                          <w:t>+ - ESC Enter</w:t>
                        </w:r>
                      </w:p>
                    </w:txbxContent>
                  </v:textbox>
                </v:rect>
              </w:pict>
            </mc:Fallback>
          </mc:AlternateContent>
        </w:r>
      </w:ins>
      <w:ins w:id="12" w:author="ENNSER Johann" w:date="2023-05-03T21:37:00Z">
        <w:r w:rsidR="007C61F9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5CA8C233" wp14:editId="27C98844">
                  <wp:simplePos x="0" y="0"/>
                  <wp:positionH relativeFrom="column">
                    <wp:posOffset>6483985</wp:posOffset>
                  </wp:positionH>
                  <wp:positionV relativeFrom="paragraph">
                    <wp:posOffset>3757295</wp:posOffset>
                  </wp:positionV>
                  <wp:extent cx="1295400" cy="600075"/>
                  <wp:effectExtent l="0" t="0" r="19050" b="28575"/>
                  <wp:wrapNone/>
                  <wp:docPr id="255554340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95400" cy="6000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A301C1" w14:textId="1A41439E" w:rsidR="008D1AAB" w:rsidRPr="007C61F9" w:rsidRDefault="008D1AAB" w:rsidP="008D1AAB">
                              <w:pPr>
                                <w:jc w:val="center"/>
                                <w:rPr>
                                  <w:ins w:id="13" w:author="ENNSER Johann" w:date="2023-05-03T21:32:00Z"/>
                                  <w:rFonts w:ascii="Arial Black" w:hAnsi="Arial Black"/>
                                  <w:color w:val="FF0000"/>
                                  <w:rPrChange w:id="14" w:author="ENNSER Johann" w:date="2023-05-03T21:32:00Z">
                                    <w:rPr>
                                      <w:ins w:id="15" w:author="ENNSER Johann" w:date="2023-05-03T21:32:00Z"/>
                                    </w:rPr>
                                  </w:rPrChange>
                                </w:rPr>
                              </w:pPr>
                              <w:ins w:id="16" w:author="ENNSER Johann" w:date="2023-05-03T21:36:00Z"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</w:rPr>
                                  <w:t>OUT</w:t>
                                </w:r>
                              </w:ins>
                              <w:ins w:id="17" w:author="ENNSER Johann" w:date="2023-05-03T21:39:00Z"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</w:rPr>
                                  <w:t xml:space="preserve"> </w:t>
                                </w:r>
                              </w:ins>
                              <w:r w:rsidR="00EF50A2" w:rsidRPr="007C61F9">
                                <w:rPr>
                                  <w:rFonts w:ascii="Arial Black" w:hAnsi="Arial Black"/>
                                  <w:color w:val="FF0000"/>
                                </w:rPr>
                                <w:t>5</w:t>
                              </w:r>
                            </w:p>
                            <w:p w14:paraId="27870E33" w14:textId="330446DE" w:rsidR="008D1AAB" w:rsidRPr="007C61F9" w:rsidRDefault="008D1AAB" w:rsidP="008D1AAB">
                              <w:pPr>
                                <w:jc w:val="center"/>
                                <w:rPr>
                                  <w:rFonts w:ascii="Arial Black" w:hAnsi="Arial Black"/>
                                  <w:color w:val="FF0000"/>
                                  <w:rPrChange w:id="18" w:author="ENNSER Johann" w:date="2023-05-03T21:32:00Z">
                                    <w:rPr/>
                                  </w:rPrChange>
                                </w:rPr>
                                <w:pPrChange w:id="19" w:author="ENNSER Johann" w:date="2023-05-03T21:36:00Z">
                                  <w:pPr/>
                                </w:pPrChange>
                              </w:pPr>
                              <w:ins w:id="20" w:author="ENNSER Johann" w:date="2023-05-03T21:40:00Z"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</w:rPr>
                                  <w:t>I²C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CA8C233" id="_x0000_s1027" style="position:absolute;margin-left:510.55pt;margin-top:295.85pt;width:102pt;height:4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" fillcolor="#aeaaaa [2414]" strokecolor="#1f3763 [1604]" strokeweight="1pt">
                  <v:textbox>
                    <w:txbxContent>
                      <w:p w14:paraId="2BA301C1" w14:textId="1A41439E" w:rsidR="008D1AAB" w:rsidRPr="007C61F9" w:rsidRDefault="008D1AAB" w:rsidP="008D1AAB">
                        <w:pPr>
                          <w:jc w:val="center"/>
                          <w:rPr>
                            <w:ins w:id="21" w:author="ENNSER Johann" w:date="2023-05-03T21:32:00Z"/>
                            <w:rFonts w:ascii="Arial Black" w:hAnsi="Arial Black"/>
                            <w:color w:val="FF0000"/>
                            <w:rPrChange w:id="22" w:author="ENNSER Johann" w:date="2023-05-03T21:32:00Z">
                              <w:rPr>
                                <w:ins w:id="23" w:author="ENNSER Johann" w:date="2023-05-03T21:32:00Z"/>
                              </w:rPr>
                            </w:rPrChange>
                          </w:rPr>
                        </w:pPr>
                        <w:ins w:id="24" w:author="ENNSER Johann" w:date="2023-05-03T21:36:00Z">
                          <w:r w:rsidRPr="007C61F9">
                            <w:rPr>
                              <w:rFonts w:ascii="Arial Black" w:hAnsi="Arial Black"/>
                              <w:color w:val="FF0000"/>
                            </w:rPr>
                            <w:t>OUT</w:t>
                          </w:r>
                        </w:ins>
                        <w:ins w:id="25" w:author="ENNSER Johann" w:date="2023-05-03T21:39:00Z">
                          <w:r w:rsidRPr="007C61F9">
                            <w:rPr>
                              <w:rFonts w:ascii="Arial Black" w:hAnsi="Arial Black"/>
                              <w:color w:val="FF0000"/>
                            </w:rPr>
                            <w:t xml:space="preserve"> </w:t>
                          </w:r>
                        </w:ins>
                        <w:r w:rsidR="00EF50A2" w:rsidRPr="007C61F9">
                          <w:rPr>
                            <w:rFonts w:ascii="Arial Black" w:hAnsi="Arial Black"/>
                            <w:color w:val="FF0000"/>
                          </w:rPr>
                          <w:t>5</w:t>
                        </w:r>
                      </w:p>
                      <w:p w14:paraId="27870E33" w14:textId="330446DE" w:rsidR="008D1AAB" w:rsidRPr="007C61F9" w:rsidRDefault="008D1AAB" w:rsidP="008D1AAB">
                        <w:pPr>
                          <w:jc w:val="center"/>
                          <w:rPr>
                            <w:rFonts w:ascii="Arial Black" w:hAnsi="Arial Black"/>
                            <w:color w:val="FF0000"/>
                            <w:rPrChange w:id="26" w:author="ENNSER Johann" w:date="2023-05-03T21:32:00Z">
                              <w:rPr/>
                            </w:rPrChange>
                          </w:rPr>
                          <w:pPrChange w:id="27" w:author="ENNSER Johann" w:date="2023-05-03T21:36:00Z">
                            <w:pPr/>
                          </w:pPrChange>
                        </w:pPr>
                        <w:ins w:id="28" w:author="ENNSER Johann" w:date="2023-05-03T21:40:00Z">
                          <w:r w:rsidRPr="007C61F9">
                            <w:rPr>
                              <w:rFonts w:ascii="Arial Black" w:hAnsi="Arial Black"/>
                              <w:color w:val="FF0000"/>
                            </w:rPr>
                            <w:t>I²C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</w:ins>
      <w:ins w:id="29" w:author="ENNSER Johann" w:date="2023-05-03T21:35:00Z">
        <w:r w:rsidR="00EF50A2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79744" behindDoc="0" locked="0" layoutInCell="1" allowOverlap="1" wp14:anchorId="4F938368" wp14:editId="30B4917B">
                  <wp:simplePos x="0" y="0"/>
                  <wp:positionH relativeFrom="column">
                    <wp:posOffset>4359910</wp:posOffset>
                  </wp:positionH>
                  <wp:positionV relativeFrom="paragraph">
                    <wp:posOffset>1017270</wp:posOffset>
                  </wp:positionV>
                  <wp:extent cx="1295400" cy="600075"/>
                  <wp:effectExtent l="0" t="0" r="19050" b="28575"/>
                  <wp:wrapNone/>
                  <wp:docPr id="1297287442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95400" cy="6000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CD5345" w14:textId="0027B64D" w:rsidR="00EF50A2" w:rsidRPr="007C61F9" w:rsidRDefault="00EF50A2" w:rsidP="00EF50A2">
                              <w:pPr>
                                <w:jc w:val="center"/>
                                <w:rPr>
                                  <w:ins w:id="30" w:author="ENNSER Johann" w:date="2023-05-03T21:32:00Z"/>
                                  <w:rFonts w:ascii="Arial Black" w:hAnsi="Arial Black"/>
                                  <w:color w:val="FFFFFF" w:themeColor="background1"/>
                                  <w:rPrChange w:id="31" w:author="ENNSER Johann" w:date="2023-05-03T21:32:00Z">
                                    <w:rPr>
                                      <w:ins w:id="32" w:author="ENNSER Johann" w:date="2023-05-03T21:32:00Z"/>
                                    </w:rPr>
                                  </w:rPrChange>
                                </w:rPr>
                              </w:pPr>
                              <w:r w:rsidRPr="007C61F9">
                                <w:rPr>
                                  <w:rFonts w:ascii="Arial Black" w:hAnsi="Arial Black"/>
                                  <w:color w:val="FFFFFF" w:themeColor="background1"/>
                                </w:rPr>
                                <w:t>Power Supply</w:t>
                              </w:r>
                            </w:p>
                            <w:p w14:paraId="0F006FA9" w14:textId="62ACEC2C" w:rsidR="00EF50A2" w:rsidRPr="007C61F9" w:rsidRDefault="00EF50A2" w:rsidP="00EF50A2">
                              <w:pPr>
                                <w:jc w:val="center"/>
                                <w:rPr>
                                  <w:rFonts w:ascii="Arial Black" w:hAnsi="Arial Black"/>
                                  <w:color w:val="FFFFFF" w:themeColor="background1"/>
                                  <w:rPrChange w:id="33" w:author="ENNSER Johann" w:date="2023-05-03T21:32:00Z">
                                    <w:rPr/>
                                  </w:rPrChange>
                                </w:rPr>
                                <w:pPrChange w:id="34" w:author="ENNSER Johann" w:date="2023-05-03T21:36:00Z">
                                  <w:pPr/>
                                </w:pPrChange>
                              </w:pPr>
                              <w:r w:rsidRPr="007C61F9">
                                <w:rPr>
                                  <w:rFonts w:ascii="Arial Black" w:hAnsi="Arial Black"/>
                                  <w:color w:val="FFFFFF" w:themeColor="background1"/>
                                </w:rPr>
                                <w:t>5V/3,3V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F938368" id="_x0000_s1028" style="position:absolute;margin-left:343.3pt;margin-top:80.1pt;width:102pt;height:4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" fillcolor="#aeaaaa [2414]" strokecolor="#1f3763 [1604]" strokeweight="1pt">
                  <v:textbox>
                    <w:txbxContent>
                      <w:p w14:paraId="7BCD5345" w14:textId="0027B64D" w:rsidR="00EF50A2" w:rsidRPr="007C61F9" w:rsidRDefault="00EF50A2" w:rsidP="00EF50A2">
                        <w:pPr>
                          <w:jc w:val="center"/>
                          <w:rPr>
                            <w:ins w:id="35" w:author="ENNSER Johann" w:date="2023-05-03T21:32:00Z"/>
                            <w:rFonts w:ascii="Arial Black" w:hAnsi="Arial Black"/>
                            <w:color w:val="FFFFFF" w:themeColor="background1"/>
                            <w:rPrChange w:id="36" w:author="ENNSER Johann" w:date="2023-05-03T21:32:00Z">
                              <w:rPr>
                                <w:ins w:id="37" w:author="ENNSER Johann" w:date="2023-05-03T21:32:00Z"/>
                              </w:rPr>
                            </w:rPrChange>
                          </w:rPr>
                        </w:pPr>
                        <w:r w:rsidRPr="007C61F9">
                          <w:rPr>
                            <w:rFonts w:ascii="Arial Black" w:hAnsi="Arial Black"/>
                            <w:color w:val="FFFFFF" w:themeColor="background1"/>
                          </w:rPr>
                          <w:t>Power Supply</w:t>
                        </w:r>
                      </w:p>
                      <w:p w14:paraId="0F006FA9" w14:textId="62ACEC2C" w:rsidR="00EF50A2" w:rsidRPr="007C61F9" w:rsidRDefault="00EF50A2" w:rsidP="00EF50A2">
                        <w:pPr>
                          <w:jc w:val="center"/>
                          <w:rPr>
                            <w:rFonts w:ascii="Arial Black" w:hAnsi="Arial Black"/>
                            <w:color w:val="FFFFFF" w:themeColor="background1"/>
                            <w:rPrChange w:id="38" w:author="ENNSER Johann" w:date="2023-05-03T21:32:00Z">
                              <w:rPr/>
                            </w:rPrChange>
                          </w:rPr>
                          <w:pPrChange w:id="39" w:author="ENNSER Johann" w:date="2023-05-03T21:36:00Z">
                            <w:pPr/>
                          </w:pPrChange>
                        </w:pPr>
                        <w:r w:rsidRPr="007C61F9">
                          <w:rPr>
                            <w:rFonts w:ascii="Arial Black" w:hAnsi="Arial Black"/>
                            <w:color w:val="FFFFFF" w:themeColor="background1"/>
                          </w:rPr>
                          <w:t>5V/3,3V</w:t>
                        </w:r>
                      </w:p>
                    </w:txbxContent>
                  </v:textbox>
                </v:rect>
              </w:pict>
            </mc:Fallback>
          </mc:AlternateContent>
        </w:r>
        <w:r w:rsidR="00EF50A2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5F4F366F" wp14:editId="343F3D5A">
                  <wp:simplePos x="0" y="0"/>
                  <wp:positionH relativeFrom="column">
                    <wp:posOffset>6499860</wp:posOffset>
                  </wp:positionH>
                  <wp:positionV relativeFrom="paragraph">
                    <wp:posOffset>899795</wp:posOffset>
                  </wp:positionV>
                  <wp:extent cx="1295400" cy="600075"/>
                  <wp:effectExtent l="0" t="0" r="19050" b="28575"/>
                  <wp:wrapNone/>
                  <wp:docPr id="653477931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95400" cy="6000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06FC6D" w14:textId="03BD8290" w:rsidR="007C61F9" w:rsidRPr="007A6C2F" w:rsidRDefault="007C61F9" w:rsidP="007C61F9">
                              <w:pPr>
                                <w:jc w:val="center"/>
                                <w:rPr>
                                  <w:ins w:id="40" w:author="ENNSER Johann" w:date="2023-05-03T21:32:00Z"/>
                                  <w:rFonts w:ascii="Arial Black" w:hAnsi="Arial Black"/>
                                  <w:rPrChange w:id="41" w:author="ENNSER Johann" w:date="2023-05-03T21:32:00Z">
                                    <w:rPr>
                                      <w:ins w:id="42" w:author="ENNSER Johann" w:date="2023-05-03T21:32:00Z"/>
                                    </w:rPr>
                                  </w:rPrChange>
                                </w:rPr>
                              </w:pPr>
                              <w:ins w:id="43" w:author="ENNSER Johann" w:date="2023-05-03T21:36:00Z">
                                <w:r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</w:rPr>
                                  <w:t>OUT</w:t>
                                </w:r>
                              </w:ins>
                              <w:ins w:id="44" w:author="ENNSER Johann" w:date="2023-05-03T21:39:00Z">
                                <w:r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</w:rPr>
                                  <w:t xml:space="preserve"> </w:t>
                                </w:r>
                              </w:ins>
                              <w:r w:rsidR="007A6C2F">
                                <w:rPr>
                                  <w:rFonts w:ascii="Arial Black" w:hAnsi="Arial Black"/>
                                </w:rPr>
                                <w:t>1</w:t>
                              </w:r>
                            </w:p>
                            <w:p w14:paraId="20AA886E" w14:textId="329F6276" w:rsidR="001C141B" w:rsidRPr="007C61F9" w:rsidRDefault="007C61F9" w:rsidP="007C61F9">
                              <w:pPr>
                                <w:jc w:val="center"/>
                                <w:rPr>
                                  <w:rFonts w:ascii="Arial Black" w:hAnsi="Arial Black"/>
                                  <w:color w:val="FFFFFF" w:themeColor="background1"/>
                                  <w:rPrChange w:id="45" w:author="ENNSER Johann" w:date="2023-05-03T21:32:00Z">
                                    <w:rPr/>
                                  </w:rPrChange>
                                </w:rPr>
                              </w:pPr>
                              <w:ins w:id="46" w:author="ENNSER Johann" w:date="2023-05-03T21:39:00Z">
                                <w:r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</w:rPr>
                                  <w:t>2</w:t>
                                </w:r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</w:rPr>
                                  <w:t>-</w:t>
                                </w:r>
                              </w:ins>
                              <w:ins w:id="47" w:author="ENNSER Johann" w:date="2023-05-03T21:36:00Z">
                                <w:r w:rsidR="008D1AAB"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</w:rPr>
                                  <w:t>10</w:t>
                                </w:r>
                              </w:ins>
                              <w:ins w:id="48" w:author="ENNSER Johann" w:date="2023-05-03T21:37:00Z">
                                <w:r w:rsidR="008D1AAB"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</w:rPr>
                                  <w:t>V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F4F366F" id="_x0000_s1029" style="position:absolute;margin-left:511.8pt;margin-top:70.85pt;width:102pt;height:4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" fillcolor="#aeaaaa [2414]" strokecolor="#1f3763 [1604]" strokeweight="1pt">
                  <v:textbox>
                    <w:txbxContent>
                      <w:p w14:paraId="6F06FC6D" w14:textId="03BD8290" w:rsidR="007C61F9" w:rsidRPr="007A6C2F" w:rsidRDefault="007C61F9" w:rsidP="007C61F9">
                        <w:pPr>
                          <w:jc w:val="center"/>
                          <w:rPr>
                            <w:ins w:id="49" w:author="ENNSER Johann" w:date="2023-05-03T21:32:00Z"/>
                            <w:rFonts w:ascii="Arial Black" w:hAnsi="Arial Black"/>
                            <w:rPrChange w:id="50" w:author="ENNSER Johann" w:date="2023-05-03T21:32:00Z">
                              <w:rPr>
                                <w:ins w:id="51" w:author="ENNSER Johann" w:date="2023-05-03T21:32:00Z"/>
                              </w:rPr>
                            </w:rPrChange>
                          </w:rPr>
                        </w:pPr>
                        <w:ins w:id="52" w:author="ENNSER Johann" w:date="2023-05-03T21:36:00Z">
                          <w:r w:rsidRPr="007C61F9">
                            <w:rPr>
                              <w:rFonts w:ascii="Arial Black" w:hAnsi="Arial Black"/>
                              <w:color w:val="FFFFFF" w:themeColor="background1"/>
                            </w:rPr>
                            <w:t>OUT</w:t>
                          </w:r>
                        </w:ins>
                        <w:ins w:id="53" w:author="ENNSER Johann" w:date="2023-05-03T21:39:00Z">
                          <w:r w:rsidRPr="007C61F9">
                            <w:rPr>
                              <w:rFonts w:ascii="Arial Black" w:hAnsi="Arial Black"/>
                              <w:color w:val="FFFFFF" w:themeColor="background1"/>
                            </w:rPr>
                            <w:t xml:space="preserve"> </w:t>
                          </w:r>
                        </w:ins>
                        <w:r w:rsidR="007A6C2F">
                          <w:rPr>
                            <w:rFonts w:ascii="Arial Black" w:hAnsi="Arial Black"/>
                          </w:rPr>
                          <w:t>1</w:t>
                        </w:r>
                      </w:p>
                      <w:p w14:paraId="20AA886E" w14:textId="329F6276" w:rsidR="001C141B" w:rsidRPr="007C61F9" w:rsidRDefault="007C61F9" w:rsidP="007C61F9">
                        <w:pPr>
                          <w:jc w:val="center"/>
                          <w:rPr>
                            <w:rFonts w:ascii="Arial Black" w:hAnsi="Arial Black"/>
                            <w:color w:val="FFFFFF" w:themeColor="background1"/>
                            <w:rPrChange w:id="54" w:author="ENNSER Johann" w:date="2023-05-03T21:32:00Z">
                              <w:rPr/>
                            </w:rPrChange>
                          </w:rPr>
                        </w:pPr>
                        <w:ins w:id="55" w:author="ENNSER Johann" w:date="2023-05-03T21:39:00Z">
                          <w:r w:rsidRPr="007C61F9">
                            <w:rPr>
                              <w:rFonts w:ascii="Arial Black" w:hAnsi="Arial Black"/>
                              <w:color w:val="FFFFFF" w:themeColor="background1"/>
                            </w:rPr>
                            <w:t>2</w:t>
                          </w:r>
                          <w:r w:rsidRPr="007C61F9">
                            <w:rPr>
                              <w:rFonts w:ascii="Arial Black" w:hAnsi="Arial Black"/>
                              <w:color w:val="FF0000"/>
                            </w:rPr>
                            <w:t>-</w:t>
                          </w:r>
                        </w:ins>
                        <w:ins w:id="56" w:author="ENNSER Johann" w:date="2023-05-03T21:36:00Z">
                          <w:r w:rsidR="008D1AAB" w:rsidRPr="007C61F9">
                            <w:rPr>
                              <w:rFonts w:ascii="Arial Black" w:hAnsi="Arial Black"/>
                              <w:color w:val="FFFFFF" w:themeColor="background1"/>
                            </w:rPr>
                            <w:t>10</w:t>
                          </w:r>
                        </w:ins>
                        <w:ins w:id="57" w:author="ENNSER Johann" w:date="2023-05-03T21:37:00Z">
                          <w:r w:rsidR="008D1AAB" w:rsidRPr="007C61F9">
                            <w:rPr>
                              <w:rFonts w:ascii="Arial Black" w:hAnsi="Arial Black"/>
                              <w:color w:val="FFFFFF" w:themeColor="background1"/>
                            </w:rPr>
                            <w:t>V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</w:ins>
      <w:ins w:id="58" w:author="ENNSER Johann" w:date="2023-05-03T21:27:00Z">
        <w:r w:rsidR="00AD08DA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D43D192" wp14:editId="43E25D64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1315720</wp:posOffset>
                  </wp:positionV>
                  <wp:extent cx="3669475" cy="1294411"/>
                  <wp:effectExtent l="0" t="0" r="26670" b="20320"/>
                  <wp:wrapNone/>
                  <wp:docPr id="972734519" name="Rechteck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69475" cy="1294411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6C86F0" w14:textId="373DF412" w:rsidR="00A100BA" w:rsidRPr="00A100BA" w:rsidRDefault="00A100BA" w:rsidP="00A100BA">
                              <w:pPr>
                                <w:jc w:val="center"/>
                                <w:rPr>
                                  <w:ins w:id="59" w:author="ENNSER Johann" w:date="2023-05-03T21:28:00Z"/>
                                  <w:rFonts w:ascii="Arial Black" w:hAnsi="Arial Black"/>
                                  <w:sz w:val="36"/>
                                  <w:szCs w:val="36"/>
                                  <w:rPrChange w:id="60" w:author="ENNSER Johann" w:date="2023-05-03T21:28:00Z">
                                    <w:rPr>
                                      <w:ins w:id="61" w:author="ENNSER Johann" w:date="2023-05-03T21:28:00Z"/>
                                    </w:rPr>
                                  </w:rPrChange>
                                </w:rPr>
                              </w:pPr>
                              <w:ins w:id="62" w:author="ENNSER Johann" w:date="2023-05-03T21:28:00Z">
                                <w:r w:rsidRPr="00A100BA">
                                  <w:rPr>
                                    <w:rFonts w:ascii="Arial Black" w:hAnsi="Arial Black"/>
                                    <w:sz w:val="36"/>
                                    <w:szCs w:val="36"/>
                                    <w:rPrChange w:id="63" w:author="ENNSER Johann" w:date="2023-05-03T21:28:00Z">
                                      <w:rPr/>
                                    </w:rPrChange>
                                  </w:rPr>
                                  <w:t>ESP32 TTGO</w:t>
                                </w:r>
                              </w:ins>
                            </w:p>
                            <w:p w14:paraId="03BA9E60" w14:textId="0113B62B" w:rsidR="00A100BA" w:rsidRPr="00A100BA" w:rsidRDefault="00A100BA" w:rsidP="00A100BA">
                              <w:pPr>
                                <w:jc w:val="center"/>
                                <w:rPr>
                                  <w:rFonts w:ascii="Arial Black" w:hAnsi="Arial Black"/>
                                  <w:sz w:val="36"/>
                                  <w:szCs w:val="36"/>
                                  <w:rPrChange w:id="64" w:author="ENNSER Johann" w:date="2023-05-03T21:28:00Z">
                                    <w:rPr/>
                                  </w:rPrChange>
                                </w:rPr>
                                <w:pPrChange w:id="65" w:author="ENNSER Johann" w:date="2023-05-03T21:28:00Z">
                                  <w:pPr/>
                                </w:pPrChange>
                              </w:pPr>
                              <w:ins w:id="66" w:author="ENNSER Johann" w:date="2023-05-03T21:28:00Z">
                                <w:r w:rsidRPr="00A100BA">
                                  <w:rPr>
                                    <w:rFonts w:ascii="Arial Black" w:hAnsi="Arial Black"/>
                                    <w:sz w:val="36"/>
                                    <w:szCs w:val="36"/>
                                    <w:rPrChange w:id="67" w:author="ENNSER Johann" w:date="2023-05-03T21:28:00Z">
                                      <w:rPr/>
                                    </w:rPrChange>
                                  </w:rPr>
                                  <w:t>ESP32 LILYGO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2D43D192" id="Rechteck 2" o:spid="_x0000_s1030" style="position:absolute;margin-left:4.3pt;margin-top:103.6pt;width:288.95pt;height:10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" fillcolor="#ffc000" strokecolor="#1f3763 [1604]" strokeweight="1pt">
                  <v:textbox>
                    <w:txbxContent>
                      <w:p w14:paraId="036C86F0" w14:textId="373DF412" w:rsidR="00A100BA" w:rsidRPr="00A100BA" w:rsidRDefault="00A100BA" w:rsidP="00A100BA">
                        <w:pPr>
                          <w:jc w:val="center"/>
                          <w:rPr>
                            <w:ins w:id="68" w:author="ENNSER Johann" w:date="2023-05-03T21:28:00Z"/>
                            <w:rFonts w:ascii="Arial Black" w:hAnsi="Arial Black"/>
                            <w:sz w:val="36"/>
                            <w:szCs w:val="36"/>
                            <w:rPrChange w:id="69" w:author="ENNSER Johann" w:date="2023-05-03T21:28:00Z">
                              <w:rPr>
                                <w:ins w:id="70" w:author="ENNSER Johann" w:date="2023-05-03T21:28:00Z"/>
                              </w:rPr>
                            </w:rPrChange>
                          </w:rPr>
                        </w:pPr>
                        <w:ins w:id="71" w:author="ENNSER Johann" w:date="2023-05-03T21:28:00Z">
                          <w:r w:rsidRPr="00A100BA">
                            <w:rPr>
                              <w:rFonts w:ascii="Arial Black" w:hAnsi="Arial Black"/>
                              <w:sz w:val="36"/>
                              <w:szCs w:val="36"/>
                              <w:rPrChange w:id="72" w:author="ENNSER Johann" w:date="2023-05-03T21:28:00Z">
                                <w:rPr/>
                              </w:rPrChange>
                            </w:rPr>
                            <w:t>ESP32 TTGO</w:t>
                          </w:r>
                        </w:ins>
                      </w:p>
                      <w:p w14:paraId="03BA9E60" w14:textId="0113B62B" w:rsidR="00A100BA" w:rsidRPr="00A100BA" w:rsidRDefault="00A100BA" w:rsidP="00A100BA">
                        <w:pPr>
                          <w:jc w:val="center"/>
                          <w:rPr>
                            <w:rFonts w:ascii="Arial Black" w:hAnsi="Arial Black"/>
                            <w:sz w:val="36"/>
                            <w:szCs w:val="36"/>
                            <w:rPrChange w:id="73" w:author="ENNSER Johann" w:date="2023-05-03T21:28:00Z">
                              <w:rPr/>
                            </w:rPrChange>
                          </w:rPr>
                          <w:pPrChange w:id="74" w:author="ENNSER Johann" w:date="2023-05-03T21:28:00Z">
                            <w:pPr/>
                          </w:pPrChange>
                        </w:pPr>
                        <w:ins w:id="75" w:author="ENNSER Johann" w:date="2023-05-03T21:28:00Z">
                          <w:r w:rsidRPr="00A100BA">
                            <w:rPr>
                              <w:rFonts w:ascii="Arial Black" w:hAnsi="Arial Black"/>
                              <w:sz w:val="36"/>
                              <w:szCs w:val="36"/>
                              <w:rPrChange w:id="76" w:author="ENNSER Johann" w:date="2023-05-03T21:28:00Z">
                                <w:rPr/>
                              </w:rPrChange>
                            </w:rPr>
                            <w:t>ESP32 LILYGO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</w:ins>
      <w:ins w:id="77" w:author="ENNSER Johann" w:date="2023-05-03T21:37:00Z">
        <w:r w:rsidR="008D1AAB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068863DC" wp14:editId="0FAC47F4">
                  <wp:simplePos x="0" y="0"/>
                  <wp:positionH relativeFrom="column">
                    <wp:posOffset>6499860</wp:posOffset>
                  </wp:positionH>
                  <wp:positionV relativeFrom="paragraph">
                    <wp:posOffset>1604645</wp:posOffset>
                  </wp:positionV>
                  <wp:extent cx="1295400" cy="600075"/>
                  <wp:effectExtent l="0" t="0" r="19050" b="28575"/>
                  <wp:wrapNone/>
                  <wp:docPr id="364939485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95400" cy="6000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027171" w14:textId="2993D879" w:rsidR="008D1AAB" w:rsidRPr="007C61F9" w:rsidRDefault="008D1AAB" w:rsidP="008D1AAB">
                              <w:pPr>
                                <w:jc w:val="center"/>
                                <w:rPr>
                                  <w:ins w:id="78" w:author="ENNSER Johann" w:date="2023-05-03T21:32:00Z"/>
                                  <w:rFonts w:ascii="Arial Black" w:hAnsi="Arial Black"/>
                                  <w:color w:val="FFFFFF" w:themeColor="background1"/>
                                  <w:rPrChange w:id="79" w:author="ENNSER Johann" w:date="2023-05-03T21:32:00Z">
                                    <w:rPr>
                                      <w:ins w:id="80" w:author="ENNSER Johann" w:date="2023-05-03T21:32:00Z"/>
                                    </w:rPr>
                                  </w:rPrChange>
                                </w:rPr>
                              </w:pPr>
                              <w:ins w:id="81" w:author="ENNSER Johann" w:date="2023-05-03T21:36:00Z">
                                <w:r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</w:rPr>
                                  <w:t>OUT</w:t>
                                </w:r>
                              </w:ins>
                              <w:ins w:id="82" w:author="ENNSER Johann" w:date="2023-05-03T21:39:00Z">
                                <w:r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</w:rPr>
                                  <w:t xml:space="preserve"> 2</w:t>
                                </w:r>
                              </w:ins>
                            </w:p>
                            <w:p w14:paraId="06C6EB9F" w14:textId="13A6B833" w:rsidR="008D1AAB" w:rsidRPr="007C61F9" w:rsidRDefault="008D1AAB" w:rsidP="008D1AAB">
                              <w:pPr>
                                <w:jc w:val="center"/>
                                <w:rPr>
                                  <w:rFonts w:ascii="Arial Black" w:hAnsi="Arial Black"/>
                                  <w:color w:val="FF0000"/>
                                  <w:rPrChange w:id="83" w:author="ENNSER Johann" w:date="2023-05-03T21:32:00Z">
                                    <w:rPr/>
                                  </w:rPrChange>
                                </w:rPr>
                                <w:pPrChange w:id="84" w:author="ENNSER Johann" w:date="2023-05-03T21:36:00Z">
                                  <w:pPr/>
                                </w:pPrChange>
                              </w:pPr>
                              <w:ins w:id="85" w:author="ENNSER Johann" w:date="2023-05-03T21:39:00Z"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</w:rPr>
                                  <w:t>0-20mA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8863DC" id="_x0000_s1031" style="position:absolute;margin-left:511.8pt;margin-top:126.35pt;width:102pt;height:4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" fillcolor="#aeaaaa [2414]" strokecolor="#1f3763 [1604]" strokeweight="1pt">
                  <v:textbox>
                    <w:txbxContent>
                      <w:p w14:paraId="66027171" w14:textId="2993D879" w:rsidR="008D1AAB" w:rsidRPr="007C61F9" w:rsidRDefault="008D1AAB" w:rsidP="008D1AAB">
                        <w:pPr>
                          <w:jc w:val="center"/>
                          <w:rPr>
                            <w:ins w:id="86" w:author="ENNSER Johann" w:date="2023-05-03T21:32:00Z"/>
                            <w:rFonts w:ascii="Arial Black" w:hAnsi="Arial Black"/>
                            <w:color w:val="FFFFFF" w:themeColor="background1"/>
                            <w:rPrChange w:id="87" w:author="ENNSER Johann" w:date="2023-05-03T21:32:00Z">
                              <w:rPr>
                                <w:ins w:id="88" w:author="ENNSER Johann" w:date="2023-05-03T21:32:00Z"/>
                              </w:rPr>
                            </w:rPrChange>
                          </w:rPr>
                        </w:pPr>
                        <w:ins w:id="89" w:author="ENNSER Johann" w:date="2023-05-03T21:36:00Z">
                          <w:r w:rsidRPr="007C61F9">
                            <w:rPr>
                              <w:rFonts w:ascii="Arial Black" w:hAnsi="Arial Black"/>
                              <w:color w:val="FFFFFF" w:themeColor="background1"/>
                            </w:rPr>
                            <w:t>OUT</w:t>
                          </w:r>
                        </w:ins>
                        <w:ins w:id="90" w:author="ENNSER Johann" w:date="2023-05-03T21:39:00Z">
                          <w:r w:rsidRPr="007C61F9">
                            <w:rPr>
                              <w:rFonts w:ascii="Arial Black" w:hAnsi="Arial Black"/>
                              <w:color w:val="FFFFFF" w:themeColor="background1"/>
                            </w:rPr>
                            <w:t xml:space="preserve"> 2</w:t>
                          </w:r>
                        </w:ins>
                      </w:p>
                      <w:p w14:paraId="06C6EB9F" w14:textId="13A6B833" w:rsidR="008D1AAB" w:rsidRPr="007C61F9" w:rsidRDefault="008D1AAB" w:rsidP="008D1AAB">
                        <w:pPr>
                          <w:jc w:val="center"/>
                          <w:rPr>
                            <w:rFonts w:ascii="Arial Black" w:hAnsi="Arial Black"/>
                            <w:color w:val="FF0000"/>
                            <w:rPrChange w:id="91" w:author="ENNSER Johann" w:date="2023-05-03T21:32:00Z">
                              <w:rPr/>
                            </w:rPrChange>
                          </w:rPr>
                          <w:pPrChange w:id="92" w:author="ENNSER Johann" w:date="2023-05-03T21:36:00Z">
                            <w:pPr/>
                          </w:pPrChange>
                        </w:pPr>
                        <w:ins w:id="93" w:author="ENNSER Johann" w:date="2023-05-03T21:39:00Z">
                          <w:r w:rsidRPr="007C61F9">
                            <w:rPr>
                              <w:rFonts w:ascii="Arial Black" w:hAnsi="Arial Black"/>
                              <w:color w:val="FF0000"/>
                            </w:rPr>
                            <w:t>0-20mA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  <w:r w:rsidR="008D1AAB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3B55E70D" wp14:editId="2191D27E">
                  <wp:simplePos x="0" y="0"/>
                  <wp:positionH relativeFrom="column">
                    <wp:posOffset>6490335</wp:posOffset>
                  </wp:positionH>
                  <wp:positionV relativeFrom="paragraph">
                    <wp:posOffset>2319020</wp:posOffset>
                  </wp:positionV>
                  <wp:extent cx="1295400" cy="600075"/>
                  <wp:effectExtent l="0" t="0" r="19050" b="28575"/>
                  <wp:wrapNone/>
                  <wp:docPr id="2003328105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95400" cy="6000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A07BB6" w14:textId="1E614126" w:rsidR="008D1AAB" w:rsidRPr="007C61F9" w:rsidRDefault="008D1AAB" w:rsidP="008D1AAB">
                              <w:pPr>
                                <w:jc w:val="center"/>
                                <w:rPr>
                                  <w:ins w:id="94" w:author="ENNSER Johann" w:date="2023-05-03T21:32:00Z"/>
                                  <w:rFonts w:ascii="Arial Black" w:hAnsi="Arial Black"/>
                                  <w:color w:val="FF0000"/>
                                  <w:rPrChange w:id="95" w:author="ENNSER Johann" w:date="2023-05-03T21:32:00Z">
                                    <w:rPr>
                                      <w:ins w:id="96" w:author="ENNSER Johann" w:date="2023-05-03T21:32:00Z"/>
                                    </w:rPr>
                                  </w:rPrChange>
                                </w:rPr>
                              </w:pPr>
                              <w:ins w:id="97" w:author="ENNSER Johann" w:date="2023-05-03T21:36:00Z"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</w:rPr>
                                  <w:t>OUT</w:t>
                                </w:r>
                              </w:ins>
                              <w:ins w:id="98" w:author="ENNSER Johann" w:date="2023-05-03T21:39:00Z"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</w:rPr>
                                  <w:t xml:space="preserve"> 3</w:t>
                                </w:r>
                              </w:ins>
                            </w:p>
                            <w:p w14:paraId="6AB6A8BE" w14:textId="09A68A29" w:rsidR="008D1AAB" w:rsidRPr="007C61F9" w:rsidRDefault="008D1AAB" w:rsidP="008D1AAB">
                              <w:pPr>
                                <w:jc w:val="center"/>
                                <w:rPr>
                                  <w:rFonts w:ascii="Arial Black" w:hAnsi="Arial Black"/>
                                  <w:color w:val="FF0000"/>
                                  <w:rPrChange w:id="99" w:author="ENNSER Johann" w:date="2023-05-03T21:32:00Z">
                                    <w:rPr/>
                                  </w:rPrChange>
                                </w:rPr>
                                <w:pPrChange w:id="100" w:author="ENNSER Johann" w:date="2023-05-03T21:36:00Z">
                                  <w:pPr/>
                                </w:pPrChange>
                              </w:pPr>
                              <w:ins w:id="101" w:author="ENNSER Johann" w:date="2023-05-03T21:39:00Z"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</w:rPr>
                                  <w:t>0/3,3V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B55E70D" id="_x0000_s1032" style="position:absolute;margin-left:511.05pt;margin-top:182.6pt;width:102pt;height:4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" fillcolor="#aeaaaa [2414]" strokecolor="#1f3763 [1604]" strokeweight="1pt">
                  <v:textbox>
                    <w:txbxContent>
                      <w:p w14:paraId="1FA07BB6" w14:textId="1E614126" w:rsidR="008D1AAB" w:rsidRPr="007C61F9" w:rsidRDefault="008D1AAB" w:rsidP="008D1AAB">
                        <w:pPr>
                          <w:jc w:val="center"/>
                          <w:rPr>
                            <w:ins w:id="102" w:author="ENNSER Johann" w:date="2023-05-03T21:32:00Z"/>
                            <w:rFonts w:ascii="Arial Black" w:hAnsi="Arial Black"/>
                            <w:color w:val="FF0000"/>
                            <w:rPrChange w:id="103" w:author="ENNSER Johann" w:date="2023-05-03T21:32:00Z">
                              <w:rPr>
                                <w:ins w:id="104" w:author="ENNSER Johann" w:date="2023-05-03T21:32:00Z"/>
                              </w:rPr>
                            </w:rPrChange>
                          </w:rPr>
                        </w:pPr>
                        <w:ins w:id="105" w:author="ENNSER Johann" w:date="2023-05-03T21:36:00Z">
                          <w:r w:rsidRPr="007C61F9">
                            <w:rPr>
                              <w:rFonts w:ascii="Arial Black" w:hAnsi="Arial Black"/>
                              <w:color w:val="FF0000"/>
                            </w:rPr>
                            <w:t>OUT</w:t>
                          </w:r>
                        </w:ins>
                        <w:ins w:id="106" w:author="ENNSER Johann" w:date="2023-05-03T21:39:00Z">
                          <w:r w:rsidRPr="007C61F9">
                            <w:rPr>
                              <w:rFonts w:ascii="Arial Black" w:hAnsi="Arial Black"/>
                              <w:color w:val="FF0000"/>
                            </w:rPr>
                            <w:t xml:space="preserve"> 3</w:t>
                          </w:r>
                        </w:ins>
                      </w:p>
                      <w:p w14:paraId="6AB6A8BE" w14:textId="09A68A29" w:rsidR="008D1AAB" w:rsidRPr="007C61F9" w:rsidRDefault="008D1AAB" w:rsidP="008D1AAB">
                        <w:pPr>
                          <w:jc w:val="center"/>
                          <w:rPr>
                            <w:rFonts w:ascii="Arial Black" w:hAnsi="Arial Black"/>
                            <w:color w:val="FF0000"/>
                            <w:rPrChange w:id="107" w:author="ENNSER Johann" w:date="2023-05-03T21:32:00Z">
                              <w:rPr/>
                            </w:rPrChange>
                          </w:rPr>
                          <w:pPrChange w:id="108" w:author="ENNSER Johann" w:date="2023-05-03T21:36:00Z">
                            <w:pPr/>
                          </w:pPrChange>
                        </w:pPr>
                        <w:ins w:id="109" w:author="ENNSER Johann" w:date="2023-05-03T21:39:00Z">
                          <w:r w:rsidRPr="007C61F9">
                            <w:rPr>
                              <w:rFonts w:ascii="Arial Black" w:hAnsi="Arial Black"/>
                              <w:color w:val="FF0000"/>
                            </w:rPr>
                            <w:t>0/3,3V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  <w:r w:rsidR="008D1AAB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08BD4001" wp14:editId="7AE3EA2C">
                  <wp:simplePos x="0" y="0"/>
                  <wp:positionH relativeFrom="column">
                    <wp:posOffset>6490335</wp:posOffset>
                  </wp:positionH>
                  <wp:positionV relativeFrom="paragraph">
                    <wp:posOffset>3033395</wp:posOffset>
                  </wp:positionV>
                  <wp:extent cx="1295400" cy="600075"/>
                  <wp:effectExtent l="0" t="0" r="19050" b="28575"/>
                  <wp:wrapNone/>
                  <wp:docPr id="817792436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95400" cy="6000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A8996C" w14:textId="708E79DD" w:rsidR="008D1AAB" w:rsidRPr="001C141B" w:rsidRDefault="008D1AAB" w:rsidP="008D1AAB">
                              <w:pPr>
                                <w:jc w:val="center"/>
                                <w:rPr>
                                  <w:ins w:id="110" w:author="ENNSER Johann" w:date="2023-05-03T21:32:00Z"/>
                                  <w:rFonts w:ascii="Arial Black" w:hAnsi="Arial Black"/>
                                  <w:rPrChange w:id="111" w:author="ENNSER Johann" w:date="2023-05-03T21:32:00Z">
                                    <w:rPr>
                                      <w:ins w:id="112" w:author="ENNSER Johann" w:date="2023-05-03T21:32:00Z"/>
                                    </w:rPr>
                                  </w:rPrChange>
                                </w:rPr>
                              </w:pPr>
                              <w:ins w:id="113" w:author="ENNSER Johann" w:date="2023-05-03T21:36:00Z">
                                <w:r>
                                  <w:rPr>
                                    <w:rFonts w:ascii="Arial Black" w:hAnsi="Arial Black"/>
                                  </w:rPr>
                                  <w:t>OUT</w:t>
                                </w:r>
                              </w:ins>
                              <w:ins w:id="114" w:author="ENNSER Johann" w:date="2023-05-03T21:39:00Z">
                                <w:r>
                                  <w:rPr>
                                    <w:rFonts w:ascii="Arial Black" w:hAnsi="Arial Black"/>
                                  </w:rPr>
                                  <w:t xml:space="preserve"> 4</w:t>
                                </w:r>
                              </w:ins>
                            </w:p>
                            <w:p w14:paraId="3112CF9A" w14:textId="05BED97B" w:rsidR="008D1AAB" w:rsidRPr="001C141B" w:rsidRDefault="008D1AAB" w:rsidP="008D1AAB">
                              <w:pPr>
                                <w:jc w:val="center"/>
                                <w:rPr>
                                  <w:rFonts w:ascii="Arial Black" w:hAnsi="Arial Black"/>
                                  <w:rPrChange w:id="115" w:author="ENNSER Johann" w:date="2023-05-03T21:32:00Z">
                                    <w:rPr/>
                                  </w:rPrChange>
                                </w:rPr>
                                <w:pPrChange w:id="116" w:author="ENNSER Johann" w:date="2023-05-03T21:36:00Z">
                                  <w:pPr/>
                                </w:pPrChange>
                              </w:pPr>
                              <w:ins w:id="117" w:author="ENNSER Johann" w:date="2023-05-03T21:40:00Z">
                                <w:r>
                                  <w:rPr>
                                    <w:rFonts w:ascii="Arial Black" w:hAnsi="Arial Black"/>
                                  </w:rPr>
                                  <w:t>0/3,3</w:t>
                                </w:r>
                              </w:ins>
                              <w:ins w:id="118" w:author="ENNSER Johann" w:date="2023-05-03T21:37:00Z">
                                <w:r>
                                  <w:rPr>
                                    <w:rFonts w:ascii="Arial Black" w:hAnsi="Arial Black"/>
                                  </w:rPr>
                                  <w:t>V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8BD4001" id="_x0000_s1033" style="position:absolute;margin-left:511.05pt;margin-top:238.85pt;width:102pt;height:4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" fillcolor="#aeaaaa [2414]" strokecolor="#1f3763 [1604]" strokeweight="1pt">
                  <v:textbox>
                    <w:txbxContent>
                      <w:p w14:paraId="7AA8996C" w14:textId="708E79DD" w:rsidR="008D1AAB" w:rsidRPr="001C141B" w:rsidRDefault="008D1AAB" w:rsidP="008D1AAB">
                        <w:pPr>
                          <w:jc w:val="center"/>
                          <w:rPr>
                            <w:ins w:id="119" w:author="ENNSER Johann" w:date="2023-05-03T21:32:00Z"/>
                            <w:rFonts w:ascii="Arial Black" w:hAnsi="Arial Black"/>
                            <w:rPrChange w:id="120" w:author="ENNSER Johann" w:date="2023-05-03T21:32:00Z">
                              <w:rPr>
                                <w:ins w:id="121" w:author="ENNSER Johann" w:date="2023-05-03T21:32:00Z"/>
                              </w:rPr>
                            </w:rPrChange>
                          </w:rPr>
                        </w:pPr>
                        <w:ins w:id="122" w:author="ENNSER Johann" w:date="2023-05-03T21:36:00Z">
                          <w:r>
                            <w:rPr>
                              <w:rFonts w:ascii="Arial Black" w:hAnsi="Arial Black"/>
                            </w:rPr>
                            <w:t>OUT</w:t>
                          </w:r>
                        </w:ins>
                        <w:ins w:id="123" w:author="ENNSER Johann" w:date="2023-05-03T21:39:00Z">
                          <w:r>
                            <w:rPr>
                              <w:rFonts w:ascii="Arial Black" w:hAnsi="Arial Black"/>
                            </w:rPr>
                            <w:t xml:space="preserve"> 4</w:t>
                          </w:r>
                        </w:ins>
                      </w:p>
                      <w:p w14:paraId="3112CF9A" w14:textId="05BED97B" w:rsidR="008D1AAB" w:rsidRPr="001C141B" w:rsidRDefault="008D1AAB" w:rsidP="008D1AAB">
                        <w:pPr>
                          <w:jc w:val="center"/>
                          <w:rPr>
                            <w:rFonts w:ascii="Arial Black" w:hAnsi="Arial Black"/>
                            <w:rPrChange w:id="124" w:author="ENNSER Johann" w:date="2023-05-03T21:32:00Z">
                              <w:rPr/>
                            </w:rPrChange>
                          </w:rPr>
                          <w:pPrChange w:id="125" w:author="ENNSER Johann" w:date="2023-05-03T21:36:00Z">
                            <w:pPr/>
                          </w:pPrChange>
                        </w:pPr>
                        <w:ins w:id="126" w:author="ENNSER Johann" w:date="2023-05-03T21:40:00Z">
                          <w:r>
                            <w:rPr>
                              <w:rFonts w:ascii="Arial Black" w:hAnsi="Arial Black"/>
                            </w:rPr>
                            <w:t>0/3,3</w:t>
                          </w:r>
                        </w:ins>
                        <w:ins w:id="127" w:author="ENNSER Johann" w:date="2023-05-03T21:37:00Z">
                          <w:r>
                            <w:rPr>
                              <w:rFonts w:ascii="Arial Black" w:hAnsi="Arial Black"/>
                            </w:rPr>
                            <w:t>V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</w:ins>
      <w:ins w:id="128" w:author="ENNSER Johann" w:date="2023-05-03T21:33:00Z">
        <w:r w:rsidR="001C141B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BCE3ED6" wp14:editId="75D88A5D">
                  <wp:simplePos x="0" y="0"/>
                  <wp:positionH relativeFrom="column">
                    <wp:posOffset>4747260</wp:posOffset>
                  </wp:positionH>
                  <wp:positionV relativeFrom="paragraph">
                    <wp:posOffset>3366770</wp:posOffset>
                  </wp:positionV>
                  <wp:extent cx="1314450" cy="847725"/>
                  <wp:effectExtent l="0" t="0" r="19050" b="19050"/>
                  <wp:wrapNone/>
                  <wp:docPr id="1102172593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314450" cy="84772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CC4217" w14:textId="7AEEEF79" w:rsidR="001C141B" w:rsidRPr="007C61F9" w:rsidRDefault="001C141B" w:rsidP="001C141B">
                              <w:pPr>
                                <w:jc w:val="center"/>
                                <w:rPr>
                                  <w:ins w:id="129" w:author="ENNSER Johann" w:date="2023-05-03T21:32:00Z"/>
                                  <w:rFonts w:ascii="Arial Black" w:hAnsi="Arial Black"/>
                                  <w:color w:val="FF0000"/>
                                  <w:rPrChange w:id="130" w:author="ENNSER Johann" w:date="2023-05-03T21:32:00Z">
                                    <w:rPr>
                                      <w:ins w:id="131" w:author="ENNSER Johann" w:date="2023-05-03T21:32:00Z"/>
                                    </w:rPr>
                                  </w:rPrChange>
                                </w:rPr>
                              </w:pPr>
                              <w:ins w:id="132" w:author="ENNSER Johann" w:date="2023-05-03T21:32:00Z"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  <w:rPrChange w:id="133" w:author="ENNSER Johann" w:date="2023-05-03T21:32:00Z">
                                      <w:rPr/>
                                    </w:rPrChange>
                                  </w:rPr>
                                  <w:t>IN</w:t>
                                </w:r>
                              </w:ins>
                              <w:r w:rsidR="007C61F9" w:rsidRPr="007C61F9">
                                <w:rPr>
                                  <w:rFonts w:ascii="Arial Black" w:hAnsi="Arial Black"/>
                                  <w:color w:val="FF0000"/>
                                </w:rPr>
                                <w:t xml:space="preserve"> 4</w:t>
                              </w:r>
                            </w:p>
                            <w:p w14:paraId="0E1047C5" w14:textId="16C537B6" w:rsidR="001C141B" w:rsidRPr="007C61F9" w:rsidRDefault="001C141B" w:rsidP="001C141B">
                              <w:pPr>
                                <w:jc w:val="center"/>
                                <w:rPr>
                                  <w:rFonts w:ascii="Arial Black" w:hAnsi="Arial Black"/>
                                  <w:color w:val="000000" w:themeColor="text1"/>
                                  <w:rPrChange w:id="134" w:author="ENNSER Johann" w:date="2023-05-03T21:32:00Z">
                                    <w:rPr/>
                                  </w:rPrChange>
                                </w:rPr>
                                <w:pPrChange w:id="135" w:author="ENNSER Johann" w:date="2023-05-03T21:32:00Z">
                                  <w:pPr/>
                                </w:pPrChange>
                              </w:pPr>
                              <w:ins w:id="136" w:author="ENNSER Johann" w:date="2023-05-03T21:35:00Z">
                                <w:r w:rsidRPr="007C61F9">
                                  <w:rPr>
                                    <w:rFonts w:ascii="Arial Black" w:hAnsi="Arial Black"/>
                                    <w:color w:val="FF0000"/>
                                  </w:rPr>
                                  <w:t>DS18S20</w:t>
                                </w:r>
                                <w:r w:rsidRPr="007C61F9">
                                  <w:rPr>
                                    <w:rFonts w:ascii="Arial Black" w:hAnsi="Arial Black"/>
                                    <w:color w:val="000000" w:themeColor="text1"/>
                                  </w:rPr>
                                  <w:t xml:space="preserve"> 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BCE3ED6" id="_x0000_s1034" style="position:absolute;margin-left:373.8pt;margin-top:265.1pt;width:103.5pt;height:6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" fillcolor="#aeaaaa [2414]" strokecolor="#1f3763 [1604]" strokeweight="1pt">
                  <v:textbox>
                    <w:txbxContent>
                      <w:p w14:paraId="43CC4217" w14:textId="7AEEEF79" w:rsidR="001C141B" w:rsidRPr="007C61F9" w:rsidRDefault="001C141B" w:rsidP="001C141B">
                        <w:pPr>
                          <w:jc w:val="center"/>
                          <w:rPr>
                            <w:ins w:id="137" w:author="ENNSER Johann" w:date="2023-05-03T21:32:00Z"/>
                            <w:rFonts w:ascii="Arial Black" w:hAnsi="Arial Black"/>
                            <w:color w:val="FF0000"/>
                            <w:rPrChange w:id="138" w:author="ENNSER Johann" w:date="2023-05-03T21:32:00Z">
                              <w:rPr>
                                <w:ins w:id="139" w:author="ENNSER Johann" w:date="2023-05-03T21:32:00Z"/>
                              </w:rPr>
                            </w:rPrChange>
                          </w:rPr>
                        </w:pPr>
                        <w:ins w:id="140" w:author="ENNSER Johann" w:date="2023-05-03T21:32:00Z">
                          <w:r w:rsidRPr="007C61F9">
                            <w:rPr>
                              <w:rFonts w:ascii="Arial Black" w:hAnsi="Arial Black"/>
                              <w:color w:val="FF0000"/>
                              <w:rPrChange w:id="141" w:author="ENNSER Johann" w:date="2023-05-03T21:32:00Z">
                                <w:rPr/>
                              </w:rPrChange>
                            </w:rPr>
                            <w:t>IN</w:t>
                          </w:r>
                        </w:ins>
                        <w:r w:rsidR="007C61F9" w:rsidRPr="007C61F9">
                          <w:rPr>
                            <w:rFonts w:ascii="Arial Black" w:hAnsi="Arial Black"/>
                            <w:color w:val="FF0000"/>
                          </w:rPr>
                          <w:t xml:space="preserve"> 4</w:t>
                        </w:r>
                      </w:p>
                      <w:p w14:paraId="0E1047C5" w14:textId="16C537B6" w:rsidR="001C141B" w:rsidRPr="007C61F9" w:rsidRDefault="001C141B" w:rsidP="001C141B">
                        <w:pPr>
                          <w:jc w:val="center"/>
                          <w:rPr>
                            <w:rFonts w:ascii="Arial Black" w:hAnsi="Arial Black"/>
                            <w:color w:val="000000" w:themeColor="text1"/>
                            <w:rPrChange w:id="142" w:author="ENNSER Johann" w:date="2023-05-03T21:32:00Z">
                              <w:rPr/>
                            </w:rPrChange>
                          </w:rPr>
                          <w:pPrChange w:id="143" w:author="ENNSER Johann" w:date="2023-05-03T21:32:00Z">
                            <w:pPr/>
                          </w:pPrChange>
                        </w:pPr>
                        <w:ins w:id="144" w:author="ENNSER Johann" w:date="2023-05-03T21:35:00Z">
                          <w:r w:rsidRPr="007C61F9">
                            <w:rPr>
                              <w:rFonts w:ascii="Arial Black" w:hAnsi="Arial Black"/>
                              <w:color w:val="FF0000"/>
                            </w:rPr>
                            <w:t>DS18S20</w:t>
                          </w:r>
                          <w:r w:rsidRPr="007C61F9">
                            <w:rPr>
                              <w:rFonts w:ascii="Arial Black" w:hAnsi="Arial Black"/>
                              <w:color w:val="000000" w:themeColor="text1"/>
                            </w:rPr>
                            <w:t xml:space="preserve"> 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  <w:r w:rsidR="001C141B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19811DE5" wp14:editId="6FE6D349">
                  <wp:simplePos x="0" y="0"/>
                  <wp:positionH relativeFrom="column">
                    <wp:posOffset>3242310</wp:posOffset>
                  </wp:positionH>
                  <wp:positionV relativeFrom="paragraph">
                    <wp:posOffset>3376295</wp:posOffset>
                  </wp:positionV>
                  <wp:extent cx="1314450" cy="847725"/>
                  <wp:effectExtent l="0" t="0" r="19050" b="28575"/>
                  <wp:wrapNone/>
                  <wp:docPr id="1131056476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314450" cy="84772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B266AA" w14:textId="78F282D7" w:rsidR="001C141B" w:rsidRPr="007C61F9" w:rsidRDefault="001C141B" w:rsidP="001C141B">
                              <w:pPr>
                                <w:jc w:val="center"/>
                                <w:rPr>
                                  <w:ins w:id="145" w:author="ENNSER Johann" w:date="2023-05-03T21:32:00Z"/>
                                  <w:rFonts w:ascii="Arial Black" w:hAnsi="Arial Black"/>
                                  <w:color w:val="FFFFFF" w:themeColor="background1"/>
                                  <w:rPrChange w:id="146" w:author="ENNSER Johann" w:date="2023-05-03T21:32:00Z">
                                    <w:rPr>
                                      <w:ins w:id="147" w:author="ENNSER Johann" w:date="2023-05-03T21:32:00Z"/>
                                    </w:rPr>
                                  </w:rPrChange>
                                </w:rPr>
                              </w:pPr>
                              <w:ins w:id="148" w:author="ENNSER Johann" w:date="2023-05-03T21:32:00Z">
                                <w:r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  <w:rPrChange w:id="149" w:author="ENNSER Johann" w:date="2023-05-03T21:32:00Z">
                                      <w:rPr/>
                                    </w:rPrChange>
                                  </w:rPr>
                                  <w:t>IN</w:t>
                                </w:r>
                              </w:ins>
                              <w:ins w:id="150" w:author="ENNSER Johann" w:date="2023-05-03T21:39:00Z">
                                <w:r w:rsidR="008D1AAB"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</w:rPr>
                                  <w:t xml:space="preserve"> 3</w:t>
                                </w:r>
                              </w:ins>
                            </w:p>
                            <w:p w14:paraId="1F197A1A" w14:textId="5BDC4474" w:rsidR="001C141B" w:rsidRPr="001C141B" w:rsidRDefault="001C141B" w:rsidP="001C141B">
                              <w:pPr>
                                <w:jc w:val="center"/>
                                <w:rPr>
                                  <w:rFonts w:ascii="Arial Black" w:hAnsi="Arial Black"/>
                                  <w:rPrChange w:id="151" w:author="ENNSER Johann" w:date="2023-05-03T21:32:00Z">
                                    <w:rPr/>
                                  </w:rPrChange>
                                </w:rPr>
                                <w:pPrChange w:id="152" w:author="ENNSER Johann" w:date="2023-05-03T21:34:00Z">
                                  <w:pPr/>
                                </w:pPrChange>
                              </w:pPr>
                              <w:ins w:id="153" w:author="ENNSER Johann" w:date="2023-05-03T21:34:00Z">
                                <w:r w:rsidRPr="007C61F9">
                                  <w:rPr>
                                    <w:rFonts w:ascii="Arial Black" w:hAnsi="Arial Black"/>
                                    <w:color w:val="FFFFFF" w:themeColor="background1"/>
                                  </w:rPr>
                                  <w:t>DS18S20</w:t>
                                </w:r>
                                <w:r>
                                  <w:rPr>
                                    <w:rFonts w:ascii="Arial Black" w:hAnsi="Arial Black"/>
                                  </w:rPr>
                                  <w:t xml:space="preserve"> 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19811DE5" id="_x0000_s1035" style="position:absolute;margin-left:255.3pt;margin-top:265.85pt;width:103.5pt;height:6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" fillcolor="#aeaaaa [2414]" strokecolor="#1f3763 [1604]" strokeweight="1pt">
                  <v:textbox>
                    <w:txbxContent>
                      <w:p w14:paraId="68B266AA" w14:textId="78F282D7" w:rsidR="001C141B" w:rsidRPr="007C61F9" w:rsidRDefault="001C141B" w:rsidP="001C141B">
                        <w:pPr>
                          <w:jc w:val="center"/>
                          <w:rPr>
                            <w:ins w:id="154" w:author="ENNSER Johann" w:date="2023-05-03T21:32:00Z"/>
                            <w:rFonts w:ascii="Arial Black" w:hAnsi="Arial Black"/>
                            <w:color w:val="FFFFFF" w:themeColor="background1"/>
                            <w:rPrChange w:id="155" w:author="ENNSER Johann" w:date="2023-05-03T21:32:00Z">
                              <w:rPr>
                                <w:ins w:id="156" w:author="ENNSER Johann" w:date="2023-05-03T21:32:00Z"/>
                              </w:rPr>
                            </w:rPrChange>
                          </w:rPr>
                        </w:pPr>
                        <w:ins w:id="157" w:author="ENNSER Johann" w:date="2023-05-03T21:32:00Z">
                          <w:r w:rsidRPr="007C61F9">
                            <w:rPr>
                              <w:rFonts w:ascii="Arial Black" w:hAnsi="Arial Black"/>
                              <w:color w:val="FFFFFF" w:themeColor="background1"/>
                              <w:rPrChange w:id="158" w:author="ENNSER Johann" w:date="2023-05-03T21:32:00Z">
                                <w:rPr/>
                              </w:rPrChange>
                            </w:rPr>
                            <w:t>IN</w:t>
                          </w:r>
                        </w:ins>
                        <w:ins w:id="159" w:author="ENNSER Johann" w:date="2023-05-03T21:39:00Z">
                          <w:r w:rsidR="008D1AAB" w:rsidRPr="007C61F9">
                            <w:rPr>
                              <w:rFonts w:ascii="Arial Black" w:hAnsi="Arial Black"/>
                              <w:color w:val="FFFFFF" w:themeColor="background1"/>
                            </w:rPr>
                            <w:t xml:space="preserve"> 3</w:t>
                          </w:r>
                        </w:ins>
                      </w:p>
                      <w:p w14:paraId="1F197A1A" w14:textId="5BDC4474" w:rsidR="001C141B" w:rsidRPr="001C141B" w:rsidRDefault="001C141B" w:rsidP="001C141B">
                        <w:pPr>
                          <w:jc w:val="center"/>
                          <w:rPr>
                            <w:rFonts w:ascii="Arial Black" w:hAnsi="Arial Black"/>
                            <w:rPrChange w:id="160" w:author="ENNSER Johann" w:date="2023-05-03T21:32:00Z">
                              <w:rPr/>
                            </w:rPrChange>
                          </w:rPr>
                          <w:pPrChange w:id="161" w:author="ENNSER Johann" w:date="2023-05-03T21:34:00Z">
                            <w:pPr/>
                          </w:pPrChange>
                        </w:pPr>
                        <w:ins w:id="162" w:author="ENNSER Johann" w:date="2023-05-03T21:34:00Z">
                          <w:r w:rsidRPr="007C61F9">
                            <w:rPr>
                              <w:rFonts w:ascii="Arial Black" w:hAnsi="Arial Black"/>
                              <w:color w:val="FFFFFF" w:themeColor="background1"/>
                            </w:rPr>
                            <w:t>DS18S20</w:t>
                          </w:r>
                          <w:r>
                            <w:rPr>
                              <w:rFonts w:ascii="Arial Black" w:hAnsi="Arial Black"/>
                            </w:rPr>
                            <w:t xml:space="preserve"> 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  <w:r w:rsidR="001C141B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0C8EFA8D" wp14:editId="57E48774">
                  <wp:simplePos x="0" y="0"/>
                  <wp:positionH relativeFrom="column">
                    <wp:posOffset>1651635</wp:posOffset>
                  </wp:positionH>
                  <wp:positionV relativeFrom="paragraph">
                    <wp:posOffset>3376295</wp:posOffset>
                  </wp:positionV>
                  <wp:extent cx="1371600" cy="847725"/>
                  <wp:effectExtent l="0" t="0" r="19050" b="28575"/>
                  <wp:wrapNone/>
                  <wp:docPr id="1168969466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371600" cy="84772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36F64" w14:textId="1108C1A6" w:rsidR="001C141B" w:rsidRPr="001C141B" w:rsidRDefault="001C141B" w:rsidP="001C141B">
                              <w:pPr>
                                <w:jc w:val="center"/>
                                <w:rPr>
                                  <w:ins w:id="163" w:author="ENNSER Johann" w:date="2023-05-03T21:32:00Z"/>
                                  <w:rFonts w:ascii="Arial Black" w:hAnsi="Arial Black"/>
                                  <w:rPrChange w:id="164" w:author="ENNSER Johann" w:date="2023-05-03T21:32:00Z">
                                    <w:rPr>
                                      <w:ins w:id="165" w:author="ENNSER Johann" w:date="2023-05-03T21:32:00Z"/>
                                    </w:rPr>
                                  </w:rPrChange>
                                </w:rPr>
                              </w:pPr>
                              <w:ins w:id="166" w:author="ENNSER Johann" w:date="2023-05-03T21:32:00Z">
                                <w:r w:rsidRPr="001C141B">
                                  <w:rPr>
                                    <w:rFonts w:ascii="Arial Black" w:hAnsi="Arial Black"/>
                                    <w:rPrChange w:id="167" w:author="ENNSER Johann" w:date="2023-05-03T21:32:00Z">
                                      <w:rPr/>
                                    </w:rPrChange>
                                  </w:rPr>
                                  <w:t>IN</w:t>
                                </w:r>
                              </w:ins>
                              <w:ins w:id="168" w:author="ENNSER Johann" w:date="2023-05-03T21:39:00Z">
                                <w:r w:rsidR="008D1AAB">
                                  <w:rPr>
                                    <w:rFonts w:ascii="Arial Black" w:hAnsi="Arial Black"/>
                                  </w:rPr>
                                  <w:t xml:space="preserve"> 2</w:t>
                                </w:r>
                              </w:ins>
                            </w:p>
                            <w:p w14:paraId="5595269E" w14:textId="2F6132EA" w:rsidR="001C141B" w:rsidRPr="001C141B" w:rsidRDefault="001C141B" w:rsidP="001C141B">
                              <w:pPr>
                                <w:jc w:val="center"/>
                                <w:rPr>
                                  <w:rFonts w:ascii="Arial Black" w:hAnsi="Arial Black"/>
                                  <w:rPrChange w:id="169" w:author="ENNSER Johann" w:date="2023-05-03T21:32:00Z">
                                    <w:rPr/>
                                  </w:rPrChange>
                                </w:rPr>
                                <w:pPrChange w:id="170" w:author="ENNSER Johann" w:date="2023-05-03T21:32:00Z">
                                  <w:pPr/>
                                </w:pPrChange>
                              </w:pPr>
                              <w:ins w:id="171" w:author="ENNSER Johann" w:date="2023-05-03T21:32:00Z">
                                <w:r w:rsidRPr="001C141B">
                                  <w:rPr>
                                    <w:rFonts w:ascii="Arial Black" w:hAnsi="Arial Black"/>
                                    <w:rPrChange w:id="172" w:author="ENNSER Johann" w:date="2023-05-03T21:32:00Z">
                                      <w:rPr/>
                                    </w:rPrChange>
                                  </w:rPr>
                                  <w:t>Potentialfrei</w:t>
                                </w:r>
                              </w:ins>
                              <w:ins w:id="173" w:author="ENNSER Johann" w:date="2023-05-03T21:33:00Z">
                                <w:r>
                                  <w:rPr>
                                    <w:rFonts w:ascii="Arial Black" w:hAnsi="Arial Black"/>
                                  </w:rPr>
                                  <w:t xml:space="preserve"> 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0C8EFA8D" id="_x0000_s1036" style="position:absolute;margin-left:130.05pt;margin-top:265.85pt;width:108pt;height:66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" fillcolor="#aeaaaa [2414]" strokecolor="#1f3763 [1604]" strokeweight="1pt">
                  <v:textbox>
                    <w:txbxContent>
                      <w:p w14:paraId="25C36F64" w14:textId="1108C1A6" w:rsidR="001C141B" w:rsidRPr="001C141B" w:rsidRDefault="001C141B" w:rsidP="001C141B">
                        <w:pPr>
                          <w:jc w:val="center"/>
                          <w:rPr>
                            <w:ins w:id="174" w:author="ENNSER Johann" w:date="2023-05-03T21:32:00Z"/>
                            <w:rFonts w:ascii="Arial Black" w:hAnsi="Arial Black"/>
                            <w:rPrChange w:id="175" w:author="ENNSER Johann" w:date="2023-05-03T21:32:00Z">
                              <w:rPr>
                                <w:ins w:id="176" w:author="ENNSER Johann" w:date="2023-05-03T21:32:00Z"/>
                              </w:rPr>
                            </w:rPrChange>
                          </w:rPr>
                        </w:pPr>
                        <w:ins w:id="177" w:author="ENNSER Johann" w:date="2023-05-03T21:32:00Z">
                          <w:r w:rsidRPr="001C141B">
                            <w:rPr>
                              <w:rFonts w:ascii="Arial Black" w:hAnsi="Arial Black"/>
                              <w:rPrChange w:id="178" w:author="ENNSER Johann" w:date="2023-05-03T21:32:00Z">
                                <w:rPr/>
                              </w:rPrChange>
                            </w:rPr>
                            <w:t>IN</w:t>
                          </w:r>
                        </w:ins>
                        <w:ins w:id="179" w:author="ENNSER Johann" w:date="2023-05-03T21:39:00Z">
                          <w:r w:rsidR="008D1AAB">
                            <w:rPr>
                              <w:rFonts w:ascii="Arial Black" w:hAnsi="Arial Black"/>
                            </w:rPr>
                            <w:t xml:space="preserve"> 2</w:t>
                          </w:r>
                        </w:ins>
                      </w:p>
                      <w:p w14:paraId="5595269E" w14:textId="2F6132EA" w:rsidR="001C141B" w:rsidRPr="001C141B" w:rsidRDefault="001C141B" w:rsidP="001C141B">
                        <w:pPr>
                          <w:jc w:val="center"/>
                          <w:rPr>
                            <w:rFonts w:ascii="Arial Black" w:hAnsi="Arial Black"/>
                            <w:rPrChange w:id="180" w:author="ENNSER Johann" w:date="2023-05-03T21:32:00Z">
                              <w:rPr/>
                            </w:rPrChange>
                          </w:rPr>
                          <w:pPrChange w:id="181" w:author="ENNSER Johann" w:date="2023-05-03T21:32:00Z">
                            <w:pPr/>
                          </w:pPrChange>
                        </w:pPr>
                        <w:ins w:id="182" w:author="ENNSER Johann" w:date="2023-05-03T21:32:00Z">
                          <w:r w:rsidRPr="001C141B">
                            <w:rPr>
                              <w:rFonts w:ascii="Arial Black" w:hAnsi="Arial Black"/>
                              <w:rPrChange w:id="183" w:author="ENNSER Johann" w:date="2023-05-03T21:32:00Z">
                                <w:rPr/>
                              </w:rPrChange>
                            </w:rPr>
                            <w:t>Potentialfrei</w:t>
                          </w:r>
                        </w:ins>
                        <w:ins w:id="184" w:author="ENNSER Johann" w:date="2023-05-03T21:33:00Z">
                          <w:r>
                            <w:rPr>
                              <w:rFonts w:ascii="Arial Black" w:hAnsi="Arial Black"/>
                            </w:rPr>
                            <w:t xml:space="preserve"> 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</w:ins>
      <w:ins w:id="185" w:author="ENNSER Johann" w:date="2023-05-03T21:31:00Z">
        <w:r w:rsidR="001C141B">
          <w:rPr>
            <w:rFonts w:ascii="Arial Black" w:hAnsi="Arial Black"/>
            <w:noProof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0D336C31" wp14:editId="4E41D7C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3357245</wp:posOffset>
                  </wp:positionV>
                  <wp:extent cx="1371600" cy="847725"/>
                  <wp:effectExtent l="0" t="0" r="19050" b="28575"/>
                  <wp:wrapNone/>
                  <wp:docPr id="1953482139" name="Rechteck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371600" cy="84772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8AE7C3" w14:textId="77D36715" w:rsidR="001C141B" w:rsidRPr="001C141B" w:rsidRDefault="001C141B" w:rsidP="001C141B">
                              <w:pPr>
                                <w:jc w:val="center"/>
                                <w:rPr>
                                  <w:ins w:id="186" w:author="ENNSER Johann" w:date="2023-05-03T21:32:00Z"/>
                                  <w:rFonts w:ascii="Arial Black" w:hAnsi="Arial Black"/>
                                  <w:rPrChange w:id="187" w:author="ENNSER Johann" w:date="2023-05-03T21:32:00Z">
                                    <w:rPr>
                                      <w:ins w:id="188" w:author="ENNSER Johann" w:date="2023-05-03T21:32:00Z"/>
                                    </w:rPr>
                                  </w:rPrChange>
                                </w:rPr>
                              </w:pPr>
                              <w:ins w:id="189" w:author="ENNSER Johann" w:date="2023-05-03T21:32:00Z">
                                <w:r w:rsidRPr="001C141B">
                                  <w:rPr>
                                    <w:rFonts w:ascii="Arial Black" w:hAnsi="Arial Black"/>
                                    <w:rPrChange w:id="190" w:author="ENNSER Johann" w:date="2023-05-03T21:32:00Z">
                                      <w:rPr/>
                                    </w:rPrChange>
                                  </w:rPr>
                                  <w:t>IN</w:t>
                                </w:r>
                              </w:ins>
                              <w:ins w:id="191" w:author="ENNSER Johann" w:date="2023-05-03T21:38:00Z">
                                <w:r w:rsidR="008D1AAB">
                                  <w:rPr>
                                    <w:rFonts w:ascii="Arial Black" w:hAnsi="Arial Black"/>
                                  </w:rPr>
                                  <w:t xml:space="preserve"> </w:t>
                                </w:r>
                              </w:ins>
                              <w:ins w:id="192" w:author="ENNSER Johann" w:date="2023-05-03T21:39:00Z">
                                <w:r w:rsidR="008D1AAB">
                                  <w:rPr>
                                    <w:rFonts w:ascii="Arial Black" w:hAnsi="Arial Black"/>
                                  </w:rPr>
                                  <w:t>1</w:t>
                                </w:r>
                              </w:ins>
                            </w:p>
                            <w:p w14:paraId="48278E03" w14:textId="74D2BCAF" w:rsidR="001C141B" w:rsidRPr="001C141B" w:rsidRDefault="001C141B" w:rsidP="001C141B">
                              <w:pPr>
                                <w:jc w:val="center"/>
                                <w:rPr>
                                  <w:rFonts w:ascii="Arial Black" w:hAnsi="Arial Black"/>
                                  <w:rPrChange w:id="193" w:author="ENNSER Johann" w:date="2023-05-03T21:32:00Z">
                                    <w:rPr/>
                                  </w:rPrChange>
                                </w:rPr>
                                <w:pPrChange w:id="194" w:author="ENNSER Johann" w:date="2023-05-03T21:32:00Z">
                                  <w:pPr/>
                                </w:pPrChange>
                              </w:pPr>
                              <w:ins w:id="195" w:author="ENNSER Johann" w:date="2023-05-03T21:32:00Z">
                                <w:r w:rsidRPr="001C141B">
                                  <w:rPr>
                                    <w:rFonts w:ascii="Arial Black" w:hAnsi="Arial Black"/>
                                    <w:rPrChange w:id="196" w:author="ENNSER Johann" w:date="2023-05-03T21:32:00Z">
                                      <w:rPr/>
                                    </w:rPrChange>
                                  </w:rPr>
                                  <w:t>Potentialfrei</w:t>
                                </w:r>
                              </w:ins>
                              <w:ins w:id="197" w:author="ENNSER Johann" w:date="2023-05-03T21:33:00Z">
                                <w:r>
                                  <w:rPr>
                                    <w:rFonts w:ascii="Arial Black" w:hAnsi="Arial Black"/>
                                  </w:rPr>
                                  <w:t xml:space="preserve"> 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0D336C31" id="_x0000_s1037" style="position:absolute;margin-left:4.05pt;margin-top:264.35pt;width:108pt;height:66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" fillcolor="#aeaaaa [2414]" strokecolor="#1f3763 [1604]" strokeweight="1pt">
                  <v:textbox>
                    <w:txbxContent>
                      <w:p w14:paraId="4A8AE7C3" w14:textId="77D36715" w:rsidR="001C141B" w:rsidRPr="001C141B" w:rsidRDefault="001C141B" w:rsidP="001C141B">
                        <w:pPr>
                          <w:jc w:val="center"/>
                          <w:rPr>
                            <w:ins w:id="198" w:author="ENNSER Johann" w:date="2023-05-03T21:32:00Z"/>
                            <w:rFonts w:ascii="Arial Black" w:hAnsi="Arial Black"/>
                            <w:rPrChange w:id="199" w:author="ENNSER Johann" w:date="2023-05-03T21:32:00Z">
                              <w:rPr>
                                <w:ins w:id="200" w:author="ENNSER Johann" w:date="2023-05-03T21:32:00Z"/>
                              </w:rPr>
                            </w:rPrChange>
                          </w:rPr>
                        </w:pPr>
                        <w:ins w:id="201" w:author="ENNSER Johann" w:date="2023-05-03T21:32:00Z">
                          <w:r w:rsidRPr="001C141B">
                            <w:rPr>
                              <w:rFonts w:ascii="Arial Black" w:hAnsi="Arial Black"/>
                              <w:rPrChange w:id="202" w:author="ENNSER Johann" w:date="2023-05-03T21:32:00Z">
                                <w:rPr/>
                              </w:rPrChange>
                            </w:rPr>
                            <w:t>IN</w:t>
                          </w:r>
                        </w:ins>
                        <w:ins w:id="203" w:author="ENNSER Johann" w:date="2023-05-03T21:38:00Z">
                          <w:r w:rsidR="008D1AAB">
                            <w:rPr>
                              <w:rFonts w:ascii="Arial Black" w:hAnsi="Arial Black"/>
                            </w:rPr>
                            <w:t xml:space="preserve"> </w:t>
                          </w:r>
                        </w:ins>
                        <w:ins w:id="204" w:author="ENNSER Johann" w:date="2023-05-03T21:39:00Z">
                          <w:r w:rsidR="008D1AAB">
                            <w:rPr>
                              <w:rFonts w:ascii="Arial Black" w:hAnsi="Arial Black"/>
                            </w:rPr>
                            <w:t>1</w:t>
                          </w:r>
                        </w:ins>
                      </w:p>
                      <w:p w14:paraId="48278E03" w14:textId="74D2BCAF" w:rsidR="001C141B" w:rsidRPr="001C141B" w:rsidRDefault="001C141B" w:rsidP="001C141B">
                        <w:pPr>
                          <w:jc w:val="center"/>
                          <w:rPr>
                            <w:rFonts w:ascii="Arial Black" w:hAnsi="Arial Black"/>
                            <w:rPrChange w:id="205" w:author="ENNSER Johann" w:date="2023-05-03T21:32:00Z">
                              <w:rPr/>
                            </w:rPrChange>
                          </w:rPr>
                          <w:pPrChange w:id="206" w:author="ENNSER Johann" w:date="2023-05-03T21:32:00Z">
                            <w:pPr/>
                          </w:pPrChange>
                        </w:pPr>
                        <w:ins w:id="207" w:author="ENNSER Johann" w:date="2023-05-03T21:32:00Z">
                          <w:r w:rsidRPr="001C141B">
                            <w:rPr>
                              <w:rFonts w:ascii="Arial Black" w:hAnsi="Arial Black"/>
                              <w:rPrChange w:id="208" w:author="ENNSER Johann" w:date="2023-05-03T21:32:00Z">
                                <w:rPr/>
                              </w:rPrChange>
                            </w:rPr>
                            <w:t>Potentialfrei</w:t>
                          </w:r>
                        </w:ins>
                        <w:ins w:id="209" w:author="ENNSER Johann" w:date="2023-05-03T21:33:00Z">
                          <w:r>
                            <w:rPr>
                              <w:rFonts w:ascii="Arial Black" w:hAnsi="Arial Black"/>
                            </w:rPr>
                            <w:t xml:space="preserve"> </w:t>
                          </w:r>
                        </w:ins>
                      </w:p>
                    </w:txbxContent>
                  </v:textbox>
                </v:rect>
              </w:pict>
            </mc:Fallback>
          </mc:AlternateContent>
        </w:r>
      </w:ins>
      <w:r w:rsidR="00A100BA" w:rsidRPr="00A100BA">
        <w:rPr>
          <w:rFonts w:ascii="Arial Black" w:hAnsi="Arial Black"/>
          <w:noProof/>
          <w:sz w:val="40"/>
          <w:szCs w:val="40"/>
          <w:rPrChange w:id="210" w:author="ENNSER Johann" w:date="2023-05-03T21:26:00Z">
            <w:rPr>
              <w:noProof/>
            </w:rPr>
          </w:rPrChang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D067F" wp14:editId="12F2EF9E">
                <wp:simplePos x="0" y="0"/>
                <wp:positionH relativeFrom="column">
                  <wp:posOffset>-245077</wp:posOffset>
                </wp:positionH>
                <wp:positionV relativeFrom="paragraph">
                  <wp:posOffset>702739</wp:posOffset>
                </wp:positionV>
                <wp:extent cx="8300852" cy="3835730"/>
                <wp:effectExtent l="0" t="0" r="24130" b="12700"/>
                <wp:wrapNone/>
                <wp:docPr id="57218333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0852" cy="3835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FD125" id="Rechteck 1" o:spid="_x0000_s1026" style="position:absolute;margin-left:-19.3pt;margin-top:55.35pt;width:653.6pt;height:30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" fillcolor="#b4c6e7 [1300]" strokecolor="#d9e2f3 [660]" strokeweight="1pt"/>
            </w:pict>
          </mc:Fallback>
        </mc:AlternateContent>
      </w:r>
      <w:r w:rsidR="00EF50A2">
        <w:rPr>
          <w:rFonts w:ascii="Arial Black" w:hAnsi="Arial Black"/>
          <w:sz w:val="40"/>
          <w:szCs w:val="40"/>
        </w:rPr>
        <w:t xml:space="preserve">                             </w:t>
      </w:r>
      <w:ins w:id="211" w:author="ENNSER Johann" w:date="2023-05-03T21:26:00Z">
        <w:r w:rsidR="00A100BA" w:rsidRPr="00A100BA">
          <w:rPr>
            <w:rFonts w:ascii="Arial Black" w:hAnsi="Arial Black"/>
            <w:sz w:val="40"/>
            <w:szCs w:val="40"/>
            <w:rPrChange w:id="212" w:author="ENNSER Johann" w:date="2023-05-03T21:26:00Z">
              <w:rPr/>
            </w:rPrChange>
          </w:rPr>
          <w:t xml:space="preserve">EJ - </w:t>
        </w:r>
      </w:ins>
      <w:r w:rsidR="00A100BA" w:rsidRPr="00A100BA">
        <w:rPr>
          <w:rFonts w:ascii="Arial Black" w:hAnsi="Arial Black"/>
          <w:sz w:val="40"/>
          <w:szCs w:val="40"/>
          <w:rPrChange w:id="213" w:author="ENNSER Johann" w:date="2023-05-03T21:26:00Z">
            <w:rPr/>
          </w:rPrChange>
        </w:rPr>
        <w:t>Control Board</w:t>
      </w:r>
    </w:p>
    <w:sectPr w:rsidR="00FF0548" w:rsidRPr="00A100BA" w:rsidSect="00A100BA"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98247" w14:textId="77777777" w:rsidR="00476F9D" w:rsidRDefault="00476F9D" w:rsidP="008D1AAB">
      <w:pPr>
        <w:spacing w:after="0" w:line="240" w:lineRule="auto"/>
      </w:pPr>
      <w:r>
        <w:separator/>
      </w:r>
    </w:p>
  </w:endnote>
  <w:endnote w:type="continuationSeparator" w:id="0">
    <w:p w14:paraId="3684DE04" w14:textId="77777777" w:rsidR="00476F9D" w:rsidRDefault="00476F9D" w:rsidP="008D1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6AAD3" w14:textId="77777777" w:rsidR="00476F9D" w:rsidRDefault="00476F9D" w:rsidP="008D1AAB">
      <w:pPr>
        <w:spacing w:after="0" w:line="240" w:lineRule="auto"/>
      </w:pPr>
      <w:r>
        <w:separator/>
      </w:r>
    </w:p>
  </w:footnote>
  <w:footnote w:type="continuationSeparator" w:id="0">
    <w:p w14:paraId="59514E3D" w14:textId="77777777" w:rsidR="00476F9D" w:rsidRDefault="00476F9D" w:rsidP="008D1AA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NNSER Johann">
    <w15:presenceInfo w15:providerId="AD" w15:userId="S::Johann.ENNSER@htl-wels.at::f0d9003a-051d-4c0c-9894-aebd15310b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BA"/>
    <w:rsid w:val="00166058"/>
    <w:rsid w:val="001C141B"/>
    <w:rsid w:val="002A64F8"/>
    <w:rsid w:val="00476F9D"/>
    <w:rsid w:val="00544445"/>
    <w:rsid w:val="007A6C2F"/>
    <w:rsid w:val="007C61F9"/>
    <w:rsid w:val="008D1AAB"/>
    <w:rsid w:val="00A100BA"/>
    <w:rsid w:val="00AD08DA"/>
    <w:rsid w:val="00EF50A2"/>
    <w:rsid w:val="00FF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43B6"/>
  <w15:chartTrackingRefBased/>
  <w15:docId w15:val="{2B94B930-8184-4F77-BEAB-D56E15E8A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50A2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rarbeitung">
    <w:name w:val="Revision"/>
    <w:hidden/>
    <w:uiPriority w:val="99"/>
    <w:semiHidden/>
    <w:rsid w:val="00A100BA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8D1A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D1AAB"/>
  </w:style>
  <w:style w:type="paragraph" w:styleId="Fuzeile">
    <w:name w:val="footer"/>
    <w:basedOn w:val="Standard"/>
    <w:link w:val="FuzeileZchn"/>
    <w:uiPriority w:val="99"/>
    <w:unhideWhenUsed/>
    <w:rsid w:val="008D1A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D1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ENNSER Johann</dc:creator>
  <cp:keywords/>
  <dc:description/>
  <cp:lastModifiedBy>ENNSER Johann</cp:lastModifiedBy>
  <cp:revision>6</cp:revision>
  <dcterms:created xsi:type="dcterms:W3CDTF">2023-05-03T19:25:00Z</dcterms:created>
  <dcterms:modified xsi:type="dcterms:W3CDTF">2023-05-03T20:07:00Z</dcterms:modified>
</cp:coreProperties>
</file>